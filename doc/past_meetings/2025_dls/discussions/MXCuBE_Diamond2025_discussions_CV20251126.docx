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_rels/document.xml.rels" ContentType="application/vnd.openxmlformats-package.relationships+xml"/>
  <Override PartName="/word/comments.xml" ContentType="application/vnd.openxmlformats-officedocument.wordprocessingml.comments+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numPr>
          <w:ilvl w:val="0"/>
          <w:numId w:val="1"/>
        </w:numPr>
        <w:spacing w:before="240" w:after="120"/>
        <w:rPr/>
      </w:pPr>
      <w:r>
        <w:rPr/>
        <w:t>MXCuBE meeting, Diamond, November 20, 2025</w:t>
      </w:r>
    </w:p>
    <w:p>
      <w:pPr>
        <w:pStyle w:val="Subtitle"/>
        <w:numPr>
          <w:ilvl w:val="0"/>
          <w:numId w:val="1"/>
        </w:numPr>
        <w:rPr/>
      </w:pPr>
      <w:r>
        <w:rPr/>
        <w:t>Discussions</w:t>
      </w:r>
    </w:p>
    <w:p>
      <w:pPr>
        <w:pStyle w:val="BodyText"/>
        <w:rPr/>
      </w:pPr>
      <w:r>
        <w:rPr/>
        <w:t xml:space="preserve">Discussions were not divided as neatly into subtopics as were the talks, and some discussion </w:t>
      </w:r>
      <w:ins w:id="0" w:author="Clemens Vonrhein" w:date="2025-11-26T09:38:39Z">
        <w:r>
          <w:rPr/>
          <w:t xml:space="preserve">(e.g. </w:t>
        </w:r>
      </w:ins>
      <w:r>
        <w:rPr/>
        <w:t>on MXLIMS</w:t>
      </w:r>
      <w:ins w:id="1" w:author="Clemens Vonrhein" w:date="2025-11-26T09:38:46Z">
        <w:r>
          <w:rPr/>
          <w:t>)</w:t>
        </w:r>
      </w:ins>
      <w:r>
        <w:rPr/>
        <w:t xml:space="preserve"> took place on the 19</w:t>
      </w:r>
      <w:r>
        <w:rPr>
          <w:vertAlign w:val="superscript"/>
        </w:rPr>
        <w:t>th</w:t>
      </w:r>
      <w:r>
        <w:rPr/>
        <w:t xml:space="preserve">, </w:t>
      </w:r>
      <w:ins w:id="2" w:author="Clemens Vonrhein" w:date="2025-11-26T09:38:53Z">
        <w:r>
          <w:rPr/>
          <w:t>with</w:t>
        </w:r>
      </w:ins>
      <w:r>
        <w:rPr/>
        <w:t>in the ISPyB session. This is an attempt to group the discussions by topic, showing the various points being made.</w:t>
      </w:r>
    </w:p>
    <w:p>
      <w:pPr>
        <w:pStyle w:val="Heading2"/>
        <w:rPr/>
      </w:pPr>
      <w:r>
        <w:rPr/>
        <w:t>Interoperability in Synchrotron Logistics and MXLIMS</w:t>
      </w:r>
    </w:p>
    <w:p>
      <w:pPr>
        <w:pStyle w:val="BodyText"/>
        <w:rPr/>
      </w:pPr>
      <w:r>
        <w:rPr/>
        <w:t>There were numerous arguments that synchrotron logistics could be done better. The different vocabularies at different synchrotrons require synchrotron-specific input files</w:t>
      </w:r>
      <w:ins w:id="3" w:author="Clemens Vonrhein" w:date="2025-11-26T09:39:43Z">
        <w:r>
          <w:rPr/>
          <w:t xml:space="preserve"> </w:t>
        </w:r>
      </w:ins>
      <w:ins w:id="4" w:author="Clemens Vonrhein" w:date="2025-11-26T09:39:43Z">
        <w:r>
          <w:rPr/>
          <w:t>for sample shipment and upload</w:t>
        </w:r>
      </w:ins>
      <w:r>
        <w:rPr/>
        <w:t>, meaning that users have multiple parallel converters to maintain. Retrieving data also ha</w:t>
      </w:r>
      <w:del w:id="5" w:author="Clemens Vonrhein" w:date="2025-11-26T09:40:19Z">
        <w:r>
          <w:rPr/>
          <w:delText>d</w:delText>
        </w:r>
      </w:del>
      <w:ins w:id="6" w:author="Clemens Vonrhein" w:date="2025-11-26T09:40:19Z">
        <w:r>
          <w:rPr/>
          <w:t>s</w:t>
        </w:r>
      </w:ins>
      <w:r>
        <w:rPr/>
        <w:t xml:space="preserve"> numerous complexities, not least the need to identify the right files that contain</w:t>
      </w:r>
      <w:del w:id="7" w:author="Clemens Vonrhein" w:date="2025-11-26T09:40:49Z">
        <w:r>
          <w:rPr/>
          <w:delText>ed</w:delText>
        </w:r>
      </w:del>
      <w:r>
        <w:rPr/>
        <w:t xml:space="preserve"> the experiment or processing result(s)  based on non-standardised, generally undocumented, and potentially unstable file naming systems and log files.</w:t>
      </w:r>
    </w:p>
    <w:p>
      <w:pPr>
        <w:pStyle w:val="BodyText"/>
        <w:rPr/>
      </w:pPr>
      <w:r>
        <w:rPr/>
        <w:t>MXLIMS was proposed as a solution to the logistics problem, providi</w:t>
      </w:r>
      <w:ins w:id="8" w:author="Clemens Vonrhein" w:date="2025-11-26T09:40:57Z">
        <w:r>
          <w:rPr/>
          <w:t>n</w:t>
        </w:r>
      </w:ins>
      <w:del w:id="9" w:author="Clemens Vonrhein" w:date="2025-11-26T09:40:57Z">
        <w:r>
          <w:rPr/>
          <w:delText>m</w:delText>
        </w:r>
      </w:del>
      <w:r>
        <w:rPr/>
        <w:t xml:space="preserve">g a single, versioned exchange format and API that would </w:t>
      </w:r>
      <w:del w:id="10" w:author="Clemens Vonrhein" w:date="2025-11-26T09:41:23Z">
        <w:r>
          <w:rPr/>
          <w:delText>serve for</w:delText>
        </w:r>
      </w:del>
      <w:ins w:id="11" w:author="Clemens Vonrhein" w:date="2025-11-26T09:41:23Z">
        <w:r>
          <w:rPr/>
          <w:t>enable standardised</w:t>
        </w:r>
      </w:ins>
      <w:r>
        <w:rPr/>
        <w:t xml:space="preserve"> communication to and from all synchrotrons, with conversion to local formats at the receiving end. This would be particularly beneficial for large-scale users, who would only have to maintain a single converter, who could pass and retrieve detailed information, and who could rely on synchrotrons to keep up with format versions and modify their MXLIMS converters as their internal formats changed. One critical point raised was the difference between industrial and large-scale users </w:t>
      </w:r>
      <w:ins w:id="12" w:author="Clemens Vonrhein" w:date="2025-11-26T09:43:00Z">
        <w:r>
          <w:rPr/>
          <w:t>(</w:t>
        </w:r>
      </w:ins>
      <w:r>
        <w:rPr/>
        <w:t>who would generally have their own LIMS and would be likely to welcome a powerful system to interact with</w:t>
      </w:r>
      <w:ins w:id="13" w:author="Clemens Vonrhein" w:date="2025-11-26T09:43:11Z">
        <w:r>
          <w:rPr/>
          <w:t>)</w:t>
        </w:r>
      </w:ins>
      <w:r>
        <w:rPr/>
        <w:t xml:space="preserve">, and users with simpler problems or fewer samples to submit </w:t>
      </w:r>
      <w:ins w:id="14" w:author="Clemens Vonrhein" w:date="2025-11-26T09:43:25Z">
        <w:r>
          <w:rPr/>
          <w:t>(</w:t>
        </w:r>
      </w:ins>
      <w:r>
        <w:rPr/>
        <w:t>who might well shy away form the complexities of interacting with a LIMS or directly with  a complex JSON file</w:t>
      </w:r>
      <w:ins w:id="15" w:author="Clemens Vonrhein" w:date="2025-11-26T09:43:28Z">
        <w:r>
          <w:rPr/>
          <w:t>)</w:t>
        </w:r>
      </w:ins>
      <w:r>
        <w:rPr/>
        <w:t>. In order to cater for the latter group of users</w:t>
      </w:r>
      <w:ins w:id="16" w:author="Clemens Vonrhein" w:date="2025-11-26T09:43:34Z">
        <w:r>
          <w:rPr/>
          <w:t>,</w:t>
        </w:r>
      </w:ins>
      <w:r>
        <w:rPr/>
        <w:t xml:space="preserve"> there were proposals to establish a standardised .csv format shared between synchrotrons or a shipping app with plug-ins from each synchrotron. Depending on your position in the debate, these proposals could be seen either as a simple front end to MXLIMS, hiding complexities from users that did not need them while preserving MXLIMS </w:t>
      </w:r>
      <w:del w:id="17" w:author="Clemens Vonrhein" w:date="2025-11-26T09:44:34Z">
        <w:r>
          <w:rPr/>
          <w:delText>to</w:delText>
        </w:r>
      </w:del>
      <w:ins w:id="18" w:author="Clemens Vonrhein" w:date="2025-11-26T09:44:34Z">
        <w:r>
          <w:rPr/>
          <w:t>for</w:t>
        </w:r>
      </w:ins>
      <w:r>
        <w:rPr/>
        <w:t xml:space="preserve"> use in complex cases and to feed back rich metadata for results, or as an alternative approach that would bypass the complexities (and potential gains) associated with a more powerful exchange format</w:t>
      </w:r>
      <w:ins w:id="19" w:author="Clemens Vonrhein" w:date="2025-11-26T09:44:42Z">
        <w:r>
          <w:rPr/>
          <w:t xml:space="preserve"> </w:t>
        </w:r>
      </w:ins>
      <w:ins w:id="20" w:author="Clemens Vonrhein" w:date="2025-11-26T09:44:42Z">
        <w:r>
          <w:rPr/>
          <w:t>like MXLIMS</w:t>
        </w:r>
      </w:ins>
      <w:r>
        <w:rPr/>
        <w:t xml:space="preserve">, but that would still require much coordination and agreement between synchrotrons. </w:t>
      </w:r>
    </w:p>
    <w:p>
      <w:pPr>
        <w:pStyle w:val="BodyText"/>
        <w:rPr/>
      </w:pPr>
      <w:r>
        <w:rPr/>
        <w:t>The discussion raised a number of points not included in the talks:</w:t>
      </w:r>
    </w:p>
    <w:p>
      <w:pPr>
        <w:pStyle w:val="BodyText"/>
        <w:rPr/>
      </w:pPr>
      <w:r>
        <w:rPr/>
        <w:t>A tough but potential use case for MXLIMS would be e.g. XFEL or SSX shipments.</w:t>
      </w:r>
    </w:p>
    <w:p>
      <w:pPr>
        <w:pStyle w:val="BodyText"/>
        <w:rPr/>
      </w:pPr>
      <w:r>
        <w:rPr/>
        <w:t xml:space="preserve">MXLMS would be an API, model and exchange format, not an application, and would be freely usable open source, most likely under LGPL license. </w:t>
      </w:r>
    </w:p>
    <w:p>
      <w:pPr>
        <w:pStyle w:val="BodyText"/>
        <w:rPr/>
      </w:pPr>
      <w:r>
        <w:rPr/>
        <w:t>The standardised MXLIMS format for synchrotron interactions would not imply any obligation for synchrotrons to harmonise their offerings. The rule would be that any parameter not supported at a synchrotron could be ignored, with warning messages to users being at the di</w:t>
      </w:r>
      <w:ins w:id="21" w:author="Clemens Vonrhein" w:date="2025-11-26T09:45:25Z">
        <w:r>
          <w:rPr/>
          <w:t>s</w:t>
        </w:r>
      </w:ins>
      <w:del w:id="22" w:author="Clemens Vonrhein" w:date="2025-11-26T09:45:25Z">
        <w:r>
          <w:rPr/>
          <w:delText>e</w:delText>
        </w:r>
      </w:del>
      <w:r>
        <w:rPr/>
        <w:t xml:space="preserve">cretion of the synchrotron. It would be desirable if synchrotrons could agree on a short list of standard tasks that each </w:t>
      </w:r>
      <w:ins w:id="23" w:author="Clemens Vonrhein" w:date="2025-11-26T09:45:47Z">
        <w:r>
          <w:rPr/>
          <w:t xml:space="preserve">supports </w:t>
        </w:r>
      </w:ins>
      <w:r>
        <w:rPr/>
        <w:t>in its own way</w:t>
      </w:r>
      <w:del w:id="24" w:author="Clemens Vonrhein" w:date="2025-11-26T09:45:53Z">
        <w:r>
          <w:rPr/>
          <w:delText xml:space="preserve"> supported</w:delText>
        </w:r>
      </w:del>
      <w:r>
        <w:rPr/>
        <w:t xml:space="preserve"> – so that you could specify e.g. a standard fragment screening experiment without resorting to synchrotron-specific workflow names. But whether or not that happened, the MXLIMS format would allow specification of synchrotron-specific tasks and workflows in site-specific data, where they would take precedence over non-specific data when passed to the relevant synchrotron. </w:t>
      </w:r>
    </w:p>
    <w:p>
      <w:pPr>
        <w:pStyle w:val="BodyText"/>
        <w:rPr/>
      </w:pPr>
      <w:r>
        <w:rPr/>
        <w:t xml:space="preserve">Direct interaction with synchrotrons could be standardised through the use of common authentication protocols and a common specification for endpoints. The OAuth protocol allows multiple access control set-ups and already underpins many common applications. </w:t>
      </w:r>
    </w:p>
    <w:p>
      <w:pPr>
        <w:pStyle w:val="BodyText"/>
        <w:rPr/>
      </w:pPr>
      <w:r>
        <w:rPr/>
      </w:r>
    </w:p>
    <w:p>
      <w:pPr>
        <w:pStyle w:val="Heading2"/>
        <w:rPr/>
      </w:pPr>
      <w:r>
        <w:rPr/>
        <w:t>Data Quality Assurance Measures and metadata capture</w:t>
      </w:r>
    </w:p>
    <w:p>
      <w:pPr>
        <w:pStyle w:val="Normal"/>
        <w:rPr/>
      </w:pPr>
      <w:r>
        <w:rPr/>
        <w:t xml:space="preserve">The discussion in this section took its starting point in the recent problems with </w:t>
      </w:r>
      <w:ins w:id="25" w:author="Clemens Vonrhein" w:date="2025-11-26T09:46:35Z">
        <w:r>
          <w:rPr/>
          <w:t xml:space="preserve">specific </w:t>
        </w:r>
      </w:ins>
      <w:r>
        <w:rPr/>
        <w:t>XDS</w:t>
      </w:r>
      <w:ins w:id="26" w:author="Clemens Vonrhein" w:date="2025-11-26T09:46:38Z">
        <w:r>
          <w:rPr/>
          <w:t xml:space="preserve"> </w:t>
        </w:r>
      </w:ins>
      <w:ins w:id="27" w:author="Clemens Vonrhein" w:date="2025-11-26T09:46:38Z">
        <w:r>
          <w:rPr/>
          <w:t>versions</w:t>
        </w:r>
      </w:ins>
      <w:r>
        <w:rPr/>
        <w:t>, which underscored the desire to specify software versions as part of metadata (so that they could be accessed when debugging problems with existing data). One more specific proposal was for synchrotrons to acquire commercial XDS licenses, so that they could maintain old versions as needed.  There was much interest in how XDS might be maintained in the future, but while various people were considering the problem there was as yet no solution to present.</w:t>
      </w:r>
    </w:p>
    <w:p>
      <w:pPr>
        <w:pStyle w:val="Normal"/>
        <w:rPr/>
      </w:pPr>
      <w:r>
        <w:rPr/>
      </w:r>
    </w:p>
    <w:p>
      <w:pPr>
        <w:pStyle w:val="Normal"/>
        <w:rPr/>
      </w:pPr>
      <w:r>
        <w:rPr/>
        <w:t>Another desire was for synchrotrons to track and make public not only software versions but also hardware set-ups and regular quality control data. There is at the moment no publicly accessible way of checking what the set-up at any given synchrotron is, let alone what it was at an earlier date, and there were several proposals to change that. The tendency of downstream users to rely on synchrotrons rather than to check all details themselves puts additional weight on the need to establish and maintain confidence in the results. Since synchrotrons clearly do run tests to maintain quality and ensure that their internal</w:t>
      </w:r>
      <w:ins w:id="28" w:author="Clemens Vonrhein" w:date="2025-11-26T09:48:42Z">
        <w:r>
          <w:rPr/>
          <w:t>ly deployed</w:t>
        </w:r>
      </w:ins>
      <w:r>
        <w:rPr/>
        <w:t xml:space="preserve"> data processing pipelines keep working, this is to some extent a communication problem, which might be ameliorated by improved communication and reliable publication of configuration and test data. On the specific question of synchrotron processing there was no agreement as to how far synchrotrons could or should be responsible for the ‘merchantability and fitness for purpose’ of the output of the pipelines they run. If data quality becomes the sole responsibility of the end user this could lead to some quite difficult problems, given that only the synchrotron is really in a position to know or control how pipelines are executed.</w:t>
      </w:r>
    </w:p>
    <w:p>
      <w:pPr>
        <w:pStyle w:val="Normal"/>
        <w:rPr/>
      </w:pPr>
      <w:r>
        <w:rPr/>
        <w:t xml:space="preserve">There was a long discussion centred on the concept of ‘certification’ of the suitability of a facility, which amounts to a question not so much about useful ways of sharing data as about who took formal responsibility for what. On one hand synchrotrons are uniquely in a position to know the relevant parameters. On the other hand even the most thorough testing cannot realistically guarantee against subtle bugs or suddenly appearing problems. Proposals ranged from explicit certification schemes (with an open question of who could or should be responsible for giving or withholding certification), to expecting large-scale users to send their own test crystals and do their own quality assurance in every shift. </w:t>
      </w:r>
    </w:p>
    <w:p>
      <w:pPr>
        <w:pStyle w:val="Normal"/>
        <w:rPr/>
      </w:pPr>
      <w:r>
        <w:rPr/>
      </w:r>
    </w:p>
    <w:p>
      <w:pPr>
        <w:pStyle w:val="Normal"/>
        <w:rPr/>
      </w:pPr>
      <w:r>
        <w:rPr/>
        <w:t>The question of metadata capture to a large extent replicates the points made for synchrotron logistics (MXLIMS) and making synchrotron status available (software versions)</w:t>
      </w:r>
    </w:p>
    <w:p>
      <w:pPr>
        <w:pStyle w:val="Normal"/>
        <w:rPr/>
      </w:pPr>
      <w:r>
        <w:rPr/>
      </w:r>
    </w:p>
    <w:p>
      <w:pPr>
        <w:pStyle w:val="Normal"/>
        <w:rPr/>
      </w:pPr>
      <w:r>
        <w:rPr/>
        <w:t>Some specific points made:</w:t>
      </w:r>
    </w:p>
    <w:p>
      <w:pPr>
        <w:pStyle w:val="Normal"/>
        <w:rPr/>
      </w:pPr>
      <w:r>
        <w:rPr/>
        <w:t>Bill Shepard (SOLEIL) notes that because of confidentiality policies it is actually quite difficult to make even a Lysozyme test data set public.</w:t>
      </w:r>
    </w:p>
    <w:p>
      <w:pPr>
        <w:pStyle w:val="Normal"/>
        <w:rPr/>
      </w:pPr>
      <w:r>
        <w:rPr/>
        <w:t>It is suggested to use the Dectris Cloud to run and publish test data.</w:t>
      </w:r>
    </w:p>
    <w:p>
      <w:pPr>
        <w:pStyle w:val="Normal"/>
        <w:rPr/>
      </w:pPr>
      <w:r>
        <w:rPr/>
        <w:t xml:space="preserve">Max Burian (Dectris) notes that this is not about validation but about transparency. Software evolves, particularly in Cryo-EM, but you need to be able to find out what was done. </w:t>
      </w:r>
      <w:commentRangeStart w:id="0"/>
      <w:r>
        <w:rPr/>
        <w:t>It is noted that at DLS Cryo-EM software used, including version information, is findable.</w:t>
      </w:r>
      <w:ins w:id="29" w:author="Clemens Vonrhein" w:date="2025-11-26T09:51:23Z">
        <w:commentRangeEnd w:id="0"/>
        <w:r>
          <w:commentReference w:id="0"/>
        </w:r>
        <w:r>
          <w:rPr/>
        </w:r>
      </w:ins>
    </w:p>
    <w:p>
      <w:pPr>
        <w:pStyle w:val="Normal"/>
        <w:rPr/>
      </w:pPr>
      <w:r>
        <w:rPr/>
        <w:t>Dave Brown provided maybe the best discussion summary: “Can we do better? DB thinks we can. Who is on board for trying?”</w:t>
      </w:r>
    </w:p>
    <w:p>
      <w:pPr>
        <w:pStyle w:val="BodyText"/>
        <w:spacing w:lineRule="auto" w:line="276" w:before="0" w:after="14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1134" w:top="1693" w:footer="1134" w:bottom="1693"/>
      <w:pgNumType w:start="1"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emens Vonrhein" w:date="2025-11-26T09:51:23Z" w:initials="CV">
    <w:p>
      <w:pPr>
        <w:overflowPunct w:val="false"/>
        <w:rPr/>
      </w:pPr>
      <w:r>
        <w:rPr>
          <w:rFonts w:eastAsia="DejaVu Sans" w:cs="Noto Sans Arabic UI"/>
          <w:kern w:val="0"/>
          <w:lang w:val="en-US" w:eastAsia="en-US" w:bidi="en-US"/>
        </w:rPr>
        <w:t>Something amiss in that sentence?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OpenSymbol">
    <w:altName w:val="Arial Unicode M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Rasmus Fogh – Global Phasing</w:t>
      <w:tab/>
      <w:tab/>
    </w:r>
    <w:r>
      <w:rPr/>
      <w:fldChar w:fldCharType="begin" w:fldLock="true"/>
    </w:r>
    <w:r>
      <w:rPr/>
      <w:instrText xml:space="preserve"> DATE \@"dd\/MM\/yy" </w:instrText>
    </w:r>
    <w:r>
      <w:rPr/>
      <w:fldChar w:fldCharType="separate"/>
    </w:r>
    <w:r>
      <w:rPr/>
      <w:t>24/11/25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Rasmus Fogh – Global Phasing</w:t>
      <w:tab/>
      <w:tab/>
    </w:r>
    <w:r>
      <w:rPr/>
      <w:fldChar w:fldCharType="begin" w:fldLock="true"/>
    </w:r>
    <w:r>
      <w:rPr/>
      <w:instrText xml:space="preserve"> DATE \@"dd\/MM\/yy" </w:instrText>
    </w:r>
    <w:r>
      <w:rPr/>
      <w:fldChar w:fldCharType="separate"/>
    </w:r>
    <w:r>
      <w:rPr/>
      <w:t>24/11/25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ab/>
    </w:r>
    <w:r>
      <w:rPr/>
      <w:fldChar w:fldCharType="begin"/>
    </w:r>
    <w:r>
      <w:rPr/>
      <w:instrText xml:space="preserve"> PAGE </w:instrText>
    </w:r>
    <w:r>
      <w:rPr/>
      <w:fldChar w:fldCharType="separate"/>
    </w:r>
    <w:r>
      <w:rPr/>
      <w:t>3</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ab/>
    </w:r>
    <w:r>
      <w:rPr/>
      <w:fldChar w:fldCharType="begin"/>
    </w:r>
    <w:r>
      <w:rPr/>
      <w:instrText xml:space="preserve"> PAGE </w:instrText>
    </w:r>
    <w:r>
      <w:rPr/>
      <w:fldChar w:fldCharType="separate"/>
    </w:r>
    <w:r>
      <w:rPr/>
      <w:t>3</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trackRevisions/>
  <w:defaultTabStop w:val="709"/>
  <w:autoHyphenation w:val="true"/>
  <w:hyphenationZone w:val="36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Droid Sans Devanagari"/>
        <w:kern w:val="2"/>
        <w:szCs w:val="24"/>
        <w:lang w:val="en-GB"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Droid Sans Fallback" w:cs="Droid Sans Devanagari"/>
      <w:color w:val="auto"/>
      <w:kern w:val="2"/>
      <w:sz w:val="24"/>
      <w:szCs w:val="24"/>
      <w:lang w:val="en-GB" w:eastAsia="zh-CN" w:bidi="hi-IN"/>
    </w:rPr>
  </w:style>
  <w:style w:type="paragraph" w:styleId="Heading1">
    <w:name w:val="Heading 1"/>
    <w:basedOn w:val="Normal"/>
    <w:next w:val="Normal"/>
    <w:uiPriority w:val="9"/>
    <w:qFormat/>
    <w:pPr>
      <w:keepNext w:val="true"/>
      <w:widowControl w:val="false"/>
      <w:spacing w:before="240" w:after="120"/>
      <w:outlineLvl w:val="0"/>
    </w:pPr>
    <w:rPr>
      <w:rFonts w:ascii="Liberation Sans" w:hAnsi="Liberation Sans" w:eastAsia="Liberation Sans" w:cs="Liberation Sans"/>
      <w:b/>
      <w:kern w:val="0"/>
      <w:sz w:val="36"/>
      <w:szCs w:val="36"/>
    </w:rPr>
  </w:style>
  <w:style w:type="paragraph" w:styleId="Heading2">
    <w:name w:val="Heading 2"/>
    <w:basedOn w:val="Normal"/>
    <w:next w:val="Normal"/>
    <w:uiPriority w:val="9"/>
    <w:unhideWhenUsed/>
    <w:qFormat/>
    <w:pPr>
      <w:keepNext w:val="true"/>
      <w:widowControl w:val="false"/>
      <w:spacing w:before="200" w:after="120"/>
      <w:outlineLvl w:val="1"/>
    </w:pPr>
    <w:rPr>
      <w:rFonts w:ascii="Liberation Sans" w:hAnsi="Liberation Sans" w:eastAsia="Liberation Sans" w:cs="Liberation Sans"/>
      <w:b/>
      <w:kern w:val="0"/>
      <w:sz w:val="32"/>
      <w:szCs w:val="32"/>
    </w:rPr>
  </w:style>
  <w:style w:type="paragraph" w:styleId="Heading3">
    <w:name w:val="Heading 3"/>
    <w:basedOn w:val="Normal"/>
    <w:next w:val="Normal"/>
    <w:uiPriority w:val="9"/>
    <w:semiHidden/>
    <w:unhideWhenUsed/>
    <w:qFormat/>
    <w:pPr>
      <w:keepNext w:val="true"/>
      <w:widowControl w:val="false"/>
      <w:spacing w:before="140" w:after="120"/>
      <w:outlineLvl w:val="2"/>
    </w:pPr>
    <w:rPr>
      <w:rFonts w:ascii="Liberation Sans" w:hAnsi="Liberation Sans" w:eastAsia="Liberation Sans" w:cs="Liberation Sans"/>
      <w:b/>
      <w:kern w:val="0"/>
      <w:sz w:val="28"/>
      <w:szCs w:val="28"/>
    </w:rPr>
  </w:style>
  <w:style w:type="character" w:styleId="DefaultParagraphFont" w:default="1">
    <w:name w:val="Default Paragraph Font"/>
    <w:uiPriority w:val="1"/>
    <w:semiHidden/>
    <w:unhideWhenUsed/>
    <w:qFormat/>
    <w:rPr/>
  </w:style>
  <w:style w:type="character" w:styleId="Bullets" w:customStyle="1">
    <w:name w:val="Bullets"/>
    <w:qFormat/>
    <w:rPr>
      <w:rFonts w:ascii="OpenSymbol" w:hAnsi="OpenSymbol" w:eastAsia="OpenSymbol" w:cs="OpenSymbol"/>
    </w:rPr>
  </w:style>
  <w:style w:type="character" w:styleId="annotationreference">
    <w:name w:val="annotation reference"/>
    <w:basedOn w:val="DefaultParagraphFont"/>
    <w:uiPriority w:val="99"/>
    <w:semiHidden/>
    <w:unhideWhenUsed/>
    <w:qFormat/>
    <w:rsid w:val="003d643c"/>
    <w:rPr>
      <w:sz w:val="16"/>
      <w:szCs w:val="16"/>
    </w:rPr>
  </w:style>
  <w:style w:type="character" w:styleId="CommentTextChar" w:customStyle="1">
    <w:name w:val="Comment Text Char"/>
    <w:basedOn w:val="DefaultParagraphFont"/>
    <w:link w:val="AnnotationText"/>
    <w:uiPriority w:val="99"/>
    <w:qFormat/>
    <w:rsid w:val="003d643c"/>
    <w:rPr>
      <w:rFonts w:cs="Mangal"/>
      <w:szCs w:val="18"/>
    </w:rPr>
  </w:style>
  <w:style w:type="character" w:styleId="CommentSubjectChar" w:customStyle="1">
    <w:name w:val="Comment Subject Char"/>
    <w:basedOn w:val="CommentTextChar"/>
    <w:link w:val="annotationsubject"/>
    <w:uiPriority w:val="99"/>
    <w:semiHidden/>
    <w:qFormat/>
    <w:rsid w:val="003d643c"/>
    <w:rPr>
      <w:rFonts w:cs="Mangal"/>
      <w:b/>
      <w:bCs/>
      <w:szCs w:val="18"/>
    </w:rPr>
  </w:style>
  <w:style w:type="character" w:styleId="LineNumber">
    <w:name w:val="Line Number"/>
    <w:rPr/>
  </w:style>
  <w:style w:type="character" w:styleId="NumberingSymbols">
    <w:name w:val="Numbering Symbols"/>
    <w:qFormat/>
    <w:rPr/>
  </w:style>
  <w:style w:type="paragraph" w:styleId="Heading" w:customStyle="1">
    <w:name w:val="Heading"/>
    <w:basedOn w:val="Normal"/>
    <w:next w:val="BodyText"/>
    <w:qFormat/>
    <w:pPr>
      <w:keepNext w:val="true"/>
      <w:spacing w:before="240" w:after="120"/>
    </w:pPr>
    <w:rPr>
      <w:rFonts w:ascii="Liberation Sans" w:hAnsi="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erandFooter" w:customStyle="1">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rPr/>
  </w:style>
  <w:style w:type="paragraph" w:styleId="Footer">
    <w:name w:val="Footer"/>
    <w:basedOn w:val="HeaderandFooter"/>
    <w:pPr/>
    <w:rPr/>
  </w:style>
  <w:style w:type="paragraph" w:styleId="Revision">
    <w:name w:val="Revision"/>
    <w:uiPriority w:val="99"/>
    <w:semiHidden/>
    <w:qFormat/>
    <w:rsid w:val="003d7226"/>
    <w:pPr>
      <w:widowControl/>
      <w:suppressAutoHyphens w:val="false"/>
      <w:bidi w:val="0"/>
      <w:spacing w:before="0" w:after="0"/>
      <w:jc w:val="left"/>
    </w:pPr>
    <w:rPr>
      <w:rFonts w:ascii="Liberation Serif" w:hAnsi="Liberation Serif" w:eastAsia="Droid Sans Fallback" w:cs="Mangal"/>
      <w:color w:val="auto"/>
      <w:kern w:val="2"/>
      <w:sz w:val="24"/>
      <w:szCs w:val="21"/>
      <w:lang w:val="en-GB" w:eastAsia="zh-CN" w:bidi="hi-IN"/>
    </w:rPr>
  </w:style>
  <w:style w:type="paragraph" w:styleId="AnnotationText">
    <w:name w:val="Annotation Text"/>
    <w:basedOn w:val="Normal"/>
    <w:link w:val="CommentTextChar"/>
    <w:uiPriority w:val="99"/>
    <w:unhideWhenUsed/>
    <w:qFormat/>
    <w:rsid w:val="003d643c"/>
    <w:pPr/>
    <w:rPr>
      <w:rFonts w:cs="Mangal"/>
      <w:sz w:val="20"/>
      <w:szCs w:val="18"/>
    </w:rPr>
  </w:style>
  <w:style w:type="paragraph" w:styleId="annotationsubject">
    <w:name w:val="annotation subject"/>
    <w:basedOn w:val="AnnotationText"/>
    <w:next w:val="AnnotationText"/>
    <w:link w:val="CommentSubjectChar"/>
    <w:uiPriority w:val="99"/>
    <w:semiHidden/>
    <w:unhideWhenUsed/>
    <w:qFormat/>
    <w:rsid w:val="003d643c"/>
    <w:pPr/>
    <w:rPr>
      <w:b/>
      <w:bCs/>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Comment">
    <w:name w:val="Comment"/>
    <w:basedOn w:val="Normal"/>
    <w:qFormat/>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1697</TotalTime>
  <Application>LibreOffice/24.2.7.2$Linux_X86_64 LibreOffice_project/420$Build-2</Application>
  <AppVersion>15.0000</AppVersion>
  <Pages>3</Pages>
  <Words>1142</Words>
  <Characters>6170</Characters>
  <CharactersWithSpaces>7304</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2019-03-18T13:21:00Z</dcterms:created>
  <dc:creator/>
  <dc:description/>
  <dc:language>en-GB</dc:language>
  <cp:lastModifiedBy>Clemens Vonrhein</cp:lastModifiedBy>
  <dcterms:modified xsi:type="dcterms:W3CDTF">2025-11-26T09:52:20Z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